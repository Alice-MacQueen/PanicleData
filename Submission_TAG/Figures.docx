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30891D" w14:textId="77777777" w:rsidR="00E213DE" w:rsidRPr="000261F5" w:rsidRDefault="00E213DE" w:rsidP="00E213DE">
      <w:pPr>
        <w:spacing w:after="0" w:line="480" w:lineRule="auto"/>
        <w:rPr>
          <w:b/>
        </w:rPr>
      </w:pPr>
      <w:r w:rsidRPr="000261F5">
        <w:rPr>
          <w:b/>
        </w:rPr>
        <w:t>List of figures</w:t>
      </w:r>
    </w:p>
    <w:p w14:paraId="1508EAF0" w14:textId="77777777" w:rsidR="00E213DE" w:rsidRDefault="00E213DE" w:rsidP="00E213DE">
      <w:pPr>
        <w:spacing w:after="0" w:line="360" w:lineRule="auto"/>
      </w:pPr>
      <w:r>
        <w:t>Figure 1. The geographic location and climate at 10 field sites. (A). The 10 sites across the latitudinal gradients from southern Texas to North Dakota. The experimental sites in this study span much of the natural range of switchgrass (the green layer with buffered points). (B). The mean temperature and annual rainfall of the 10 sites for the study year in 2016 (ordered from south to north).</w:t>
      </w:r>
    </w:p>
    <w:p w14:paraId="1229C505" w14:textId="77777777" w:rsidR="00E213DE" w:rsidRDefault="00E213DE" w:rsidP="00E213DE">
      <w:pPr>
        <w:spacing w:after="0" w:line="360" w:lineRule="auto"/>
      </w:pPr>
    </w:p>
    <w:p w14:paraId="6777FD66" w14:textId="77777777" w:rsidR="00E213DE" w:rsidRDefault="00E213DE" w:rsidP="00E213DE">
      <w:pPr>
        <w:spacing w:after="0" w:line="360" w:lineRule="auto"/>
      </w:pPr>
      <w:r>
        <w:t xml:space="preserve">Figure 2. The diagram depicting the panicle traits of switchgrass. PL is the panicle length (in mm), PBN is the primary branching number, and SBN is the secondary branching number. Photos show examples of panicles from the four grandparents WBC, AP13, VS16 and DAC. </w:t>
      </w:r>
    </w:p>
    <w:p w14:paraId="01410ED2" w14:textId="77777777" w:rsidR="00E213DE" w:rsidRDefault="00E213DE" w:rsidP="00E213DE">
      <w:pPr>
        <w:spacing w:after="0" w:line="360" w:lineRule="auto"/>
      </w:pPr>
    </w:p>
    <w:p w14:paraId="37E23CD2" w14:textId="77777777" w:rsidR="00E213DE" w:rsidRDefault="00E213DE" w:rsidP="00E213DE">
      <w:pPr>
        <w:spacing w:after="0" w:line="360" w:lineRule="auto"/>
      </w:pPr>
      <w:r>
        <w:t>Figure 3. The phenotypic distribution of the F</w:t>
      </w:r>
      <w:r w:rsidRPr="00651FF9">
        <w:rPr>
          <w:vertAlign w:val="subscript"/>
        </w:rPr>
        <w:t>2</w:t>
      </w:r>
      <w:r>
        <w:t xml:space="preserve"> population, and the phenotypic means of the four grandparents (lowland AP13, WBC and upland DAC and VS16) for panicle length (PL in mm), primary branching number (PBN), and secondary branching number (SBN) across the 10 field sites (ordered from south to north).</w:t>
      </w:r>
    </w:p>
    <w:p w14:paraId="7D441669" w14:textId="77777777" w:rsidR="00E213DE" w:rsidRDefault="00E213DE" w:rsidP="00E213DE">
      <w:pPr>
        <w:spacing w:after="0" w:line="360" w:lineRule="auto"/>
      </w:pPr>
    </w:p>
    <w:p w14:paraId="381CA272" w14:textId="77777777" w:rsidR="00E213DE" w:rsidRDefault="00E213DE" w:rsidP="00E213DE">
      <w:pPr>
        <w:spacing w:after="0" w:line="360" w:lineRule="auto"/>
      </w:pPr>
      <w:r>
        <w:t xml:space="preserve">Figure 4. The summary of QTL and significant QTL-by-environment interaction (marked as * in red) identified for panicle length (PL in mm), primary branching number (PBN), and secondary branching number (SBN), along with QTL from flowering (FL50), plant height (HT) and tiller count (TC) originally identified from Lowry et al. (2019). </w:t>
      </w:r>
    </w:p>
    <w:p w14:paraId="3D90C342" w14:textId="77777777" w:rsidR="00E213DE" w:rsidRDefault="00E213DE" w:rsidP="00E213DE">
      <w:pPr>
        <w:spacing w:after="0" w:line="360" w:lineRule="auto"/>
      </w:pPr>
    </w:p>
    <w:p w14:paraId="759F9EA1" w14:textId="5333C06F" w:rsidR="00E213DE" w:rsidRDefault="00E213DE" w:rsidP="00E213DE">
      <w:pPr>
        <w:spacing w:after="0" w:line="360" w:lineRule="auto"/>
      </w:pPr>
      <w:r>
        <w:t>Figure 5. The additive effects of each QTL identified for (a) panicle length (PL in mm), (b) primary branching number (PBN), and (c) secondary branching number (SBN) across geographic regions ordered by from south to north.</w:t>
      </w:r>
      <w:r w:rsidR="00D87188">
        <w:t xml:space="preserve"> </w:t>
      </w:r>
      <w:proofErr w:type="spellStart"/>
      <w:r w:rsidR="00D87188">
        <w:t>Genstat</w:t>
      </w:r>
      <w:proofErr w:type="spellEnd"/>
      <w:r w:rsidR="00D87188">
        <w:t xml:space="preserve"> reports all of the means as equal when there is not a significant effect of the environment in the model.</w:t>
      </w:r>
    </w:p>
    <w:p w14:paraId="079576A9" w14:textId="77777777" w:rsidR="00E213DE" w:rsidRDefault="00E213DE" w:rsidP="00E213DE">
      <w:pPr>
        <w:spacing w:after="0" w:line="360" w:lineRule="auto"/>
      </w:pPr>
    </w:p>
    <w:p w14:paraId="1A8B62A7" w14:textId="5AC22D46" w:rsidR="00056C5C" w:rsidRDefault="00E213DE" w:rsidP="00E213DE">
      <w:pPr>
        <w:spacing w:after="0" w:line="360" w:lineRule="auto"/>
        <w:rPr>
          <w:ins w:id="0" w:author="Li Zhang" w:date="2021-01-20T11:42:00Z"/>
        </w:rPr>
      </w:pPr>
      <w:r>
        <w:t xml:space="preserve">Figure 6. The </w:t>
      </w:r>
      <w:ins w:id="1" w:author="Li Zhang" w:date="2021-01-20T11:46:00Z">
        <w:r w:rsidR="00056C5C">
          <w:t>BMTME</w:t>
        </w:r>
        <w:r w:rsidR="00056C5C">
          <w:t xml:space="preserve"> </w:t>
        </w:r>
      </w:ins>
      <w:ins w:id="2" w:author="Li Zhang" w:date="2021-01-20T11:36:00Z">
        <w:r w:rsidR="00BB2697">
          <w:t>(</w:t>
        </w:r>
      </w:ins>
      <w:ins w:id="3" w:author="Li Zhang" w:date="2021-01-20T11:46:00Z">
        <w:r w:rsidR="00056C5C">
          <w:t>Bayesian multi-trait and multi-environment</w:t>
        </w:r>
      </w:ins>
      <w:ins w:id="4" w:author="Li Zhang" w:date="2021-01-20T11:37:00Z">
        <w:r w:rsidR="00BB2697">
          <w:t xml:space="preserve">) </w:t>
        </w:r>
      </w:ins>
      <w:ins w:id="5" w:author="Li Zhang" w:date="2021-01-20T11:35:00Z">
        <w:r w:rsidR="00BB2697">
          <w:t>model performance</w:t>
        </w:r>
      </w:ins>
      <w:ins w:id="6" w:author="Li Zhang" w:date="2021-01-20T11:39:00Z">
        <w:r w:rsidR="00BB2697">
          <w:t xml:space="preserve"> of</w:t>
        </w:r>
        <w:r w:rsidR="00BB2697" w:rsidRPr="00BB2697">
          <w:t xml:space="preserve"> </w:t>
        </w:r>
        <w:r w:rsidR="00BB2697">
          <w:t>panicle length (PL in mm), primary branching number (PBN), and secondary branching number (SBN)</w:t>
        </w:r>
        <w:r w:rsidR="00BB2697">
          <w:t xml:space="preserve"> </w:t>
        </w:r>
      </w:ins>
      <w:ins w:id="7" w:author="Li Zhang" w:date="2021-01-20T11:35:00Z">
        <w:r w:rsidR="00BB2697">
          <w:t xml:space="preserve">for the 380 core genotypes </w:t>
        </w:r>
      </w:ins>
      <w:ins w:id="8" w:author="Li Zhang" w:date="2021-01-20T11:36:00Z">
        <w:r w:rsidR="00BB2697">
          <w:t>grown at the 10 field sites, measured</w:t>
        </w:r>
      </w:ins>
      <w:ins w:id="9" w:author="Li Zhang" w:date="2021-01-20T11:37:00Z">
        <w:r w:rsidR="00BB2697">
          <w:t xml:space="preserve"> with R</w:t>
        </w:r>
        <w:r w:rsidR="00BB2697" w:rsidRPr="00BB2697">
          <w:rPr>
            <w:vertAlign w:val="superscript"/>
            <w:rPrChange w:id="10" w:author="Li Zhang" w:date="2021-01-20T11:38:00Z">
              <w:rPr/>
            </w:rPrChange>
          </w:rPr>
          <w:t>2</w:t>
        </w:r>
        <w:r w:rsidR="00BB2697">
          <w:t xml:space="preserve"> between genomic predictions and field observations, and cross validat</w:t>
        </w:r>
      </w:ins>
      <w:ins w:id="11" w:author="Li Zhang" w:date="2021-01-20T11:38:00Z">
        <w:r w:rsidR="00BB2697">
          <w:t>ed</w:t>
        </w:r>
      </w:ins>
      <w:ins w:id="12" w:author="Li Zhang" w:date="2021-01-20T11:40:00Z">
        <w:r w:rsidR="00BB2697">
          <w:t xml:space="preserve"> </w:t>
        </w:r>
      </w:ins>
      <w:ins w:id="13" w:author="Li Zhang" w:date="2021-01-20T11:38:00Z">
        <w:r w:rsidR="00BB2697">
          <w:t xml:space="preserve">with Pearson’s </w:t>
        </w:r>
      </w:ins>
      <w:ins w:id="14" w:author="Li Zhang" w:date="2021-01-20T11:41:00Z">
        <w:r w:rsidR="00BB2697">
          <w:t>correlation coefficient</w:t>
        </w:r>
      </w:ins>
      <w:ins w:id="15" w:author="Li Zhang" w:date="2021-01-20T11:38:00Z">
        <w:r w:rsidR="00BB2697">
          <w:t xml:space="preserve"> at each site</w:t>
        </w:r>
      </w:ins>
      <w:ins w:id="16" w:author="Li Zhang" w:date="2021-01-20T11:40:00Z">
        <w:r w:rsidR="00BB2697">
          <w:t xml:space="preserve"> using </w:t>
        </w:r>
      </w:ins>
      <w:ins w:id="17" w:author="Li Zhang" w:date="2021-01-20T11:41:00Z">
        <w:r w:rsidR="00BB2697">
          <w:t xml:space="preserve">BMORS </w:t>
        </w:r>
      </w:ins>
      <w:ins w:id="18" w:author="Li Zhang" w:date="2021-01-20T11:42:00Z">
        <w:r w:rsidR="00BB2697">
          <w:t>(</w:t>
        </w:r>
        <w:r w:rsidR="00BB2697">
          <w:t>Bayesian multi-output regressor stacking</w:t>
        </w:r>
        <w:r w:rsidR="00BB2697">
          <w:t xml:space="preserve">) </w:t>
        </w:r>
      </w:ins>
      <w:ins w:id="19" w:author="Li Zhang" w:date="2021-01-20T11:41:00Z">
        <w:r w:rsidR="00BB2697">
          <w:t>function in R package ‘BMTME’</w:t>
        </w:r>
      </w:ins>
      <w:ins w:id="20" w:author="Li Zhang" w:date="2021-01-20T11:38:00Z">
        <w:r w:rsidR="00BB2697">
          <w:t>.</w:t>
        </w:r>
      </w:ins>
      <w:ins w:id="21" w:author="Li Zhang" w:date="2021-01-20T11:36:00Z">
        <w:r w:rsidR="00BB2697">
          <w:t xml:space="preserve"> </w:t>
        </w:r>
      </w:ins>
    </w:p>
    <w:p w14:paraId="72295333" w14:textId="77777777" w:rsidR="00056C5C" w:rsidRDefault="00056C5C" w:rsidP="00E213DE">
      <w:pPr>
        <w:spacing w:after="0" w:line="360" w:lineRule="auto"/>
        <w:rPr>
          <w:ins w:id="22" w:author="Li Zhang" w:date="2021-01-20T11:42:00Z"/>
        </w:rPr>
      </w:pPr>
    </w:p>
    <w:p w14:paraId="0BF5E1BA" w14:textId="54660A36" w:rsidR="00E213DE" w:rsidRDefault="00056C5C" w:rsidP="00E213DE">
      <w:pPr>
        <w:spacing w:after="0" w:line="360" w:lineRule="auto"/>
      </w:pPr>
      <w:ins w:id="23" w:author="Li Zhang" w:date="2021-01-20T11:42:00Z">
        <w:r>
          <w:lastRenderedPageBreak/>
          <w:t>Figure 7. The g</w:t>
        </w:r>
      </w:ins>
      <w:ins w:id="24" w:author="Li Zhang" w:date="2021-01-20T11:43:00Z">
        <w:r>
          <w:t xml:space="preserve">enomic prediction </w:t>
        </w:r>
      </w:ins>
      <w:ins w:id="25" w:author="Li Zhang" w:date="2021-01-20T11:44:00Z">
        <w:r>
          <w:t xml:space="preserve">of </w:t>
        </w:r>
        <w:r>
          <w:t>panicle length (PL), number of primary branches (PBN), and number of secondary branches (SBN)</w:t>
        </w:r>
        <w:r>
          <w:t xml:space="preserve"> </w:t>
        </w:r>
      </w:ins>
      <w:ins w:id="26" w:author="Li Zhang" w:date="2021-01-20T11:43:00Z">
        <w:r>
          <w:t xml:space="preserve">for the </w:t>
        </w:r>
      </w:ins>
      <w:del w:id="27" w:author="Li Zhang" w:date="2021-01-20T11:43:00Z">
        <w:r w:rsidR="00E213DE" w:rsidDel="00056C5C">
          <w:delText>evaluation of the multienvironment mixed model (Eq. 1) using</w:delText>
        </w:r>
      </w:del>
      <w:r w:rsidR="00E213DE">
        <w:t xml:space="preserve"> </w:t>
      </w:r>
      <w:ins w:id="28" w:author="Li Zhang" w:date="2021-01-20T11:43:00Z">
        <w:r>
          <w:t>extra 370 genotypes (</w:t>
        </w:r>
      </w:ins>
      <w:ins w:id="29" w:author="Li Zhang" w:date="2021-01-20T11:44:00Z">
        <w:r>
          <w:t xml:space="preserve">i.e., </w:t>
        </w:r>
      </w:ins>
      <w:r w:rsidR="00E213DE">
        <w:t>independent datasets</w:t>
      </w:r>
      <w:ins w:id="30" w:author="Li Zhang" w:date="2021-01-20T11:43:00Z">
        <w:r>
          <w:t>)</w:t>
        </w:r>
      </w:ins>
      <w:r w:rsidR="00E213DE">
        <w:t xml:space="preserve"> </w:t>
      </w:r>
      <w:del w:id="31" w:author="Li Zhang" w:date="2021-01-20T11:44:00Z">
        <w:r w:rsidR="00E213DE" w:rsidDel="00056C5C">
          <w:delText xml:space="preserve">from </w:delText>
        </w:r>
      </w:del>
      <w:ins w:id="32" w:author="Li Zhang" w:date="2021-01-20T11:44:00Z">
        <w:r>
          <w:t>at</w:t>
        </w:r>
        <w:r>
          <w:t xml:space="preserve"> </w:t>
        </w:r>
      </w:ins>
      <w:r w:rsidR="00E213DE">
        <w:t>the three sites (KBSM, CLMB, and PKLE)</w:t>
      </w:r>
      <w:ins w:id="33" w:author="Li Zhang" w:date="2021-01-20T11:45:00Z">
        <w:r>
          <w:t>,</w:t>
        </w:r>
      </w:ins>
      <w:r w:rsidR="00E213DE">
        <w:t xml:space="preserve"> </w:t>
      </w:r>
      <w:ins w:id="34" w:author="Li Zhang" w:date="2021-01-20T11:44:00Z">
        <w:r>
          <w:t xml:space="preserve">evaluated based on the </w:t>
        </w:r>
      </w:ins>
      <w:ins w:id="35" w:author="Li Zhang" w:date="2021-01-20T11:45:00Z">
        <w:r>
          <w:t xml:space="preserve">BMTME </w:t>
        </w:r>
      </w:ins>
      <w:ins w:id="36" w:author="Li Zhang" w:date="2021-01-20T11:46:00Z">
        <w:r>
          <w:t>(</w:t>
        </w:r>
        <w:r>
          <w:t>Bayesian multi-trait and multi-environment</w:t>
        </w:r>
        <w:r>
          <w:t>)</w:t>
        </w:r>
        <w:r>
          <w:t xml:space="preserve"> </w:t>
        </w:r>
      </w:ins>
      <w:ins w:id="37" w:author="Li Zhang" w:date="2021-01-20T11:45:00Z">
        <w:r>
          <w:t xml:space="preserve">model performance for the core genotypes at the 10 field sites. </w:t>
        </w:r>
      </w:ins>
      <w:del w:id="38" w:author="Li Zhang" w:date="2021-01-20T11:44:00Z">
        <w:r w:rsidR="00E213DE" w:rsidDel="00056C5C">
          <w:delText>for panicle length (PL), number of primary branches (PBN), and number of secondary branches (SBN).</w:delText>
        </w:r>
        <w:r w:rsidR="00004D30" w:rsidDel="00056C5C">
          <w:delText xml:space="preserve"> </w:delText>
        </w:r>
      </w:del>
      <w:del w:id="39" w:author="Li Zhang" w:date="2021-01-05T19:41:00Z">
        <w:r w:rsidR="008B7414" w:rsidDel="008B7414">
          <w:delText xml:space="preserve">Statistical measures of </w:delText>
        </w:r>
      </w:del>
      <w:ins w:id="40" w:author="Li Zhang" w:date="2021-01-05T19:41:00Z">
        <w:r w:rsidR="008B7414">
          <w:t xml:space="preserve">Statistical measures of </w:t>
        </w:r>
      </w:ins>
      <w:r w:rsidR="008B7414">
        <w:t xml:space="preserve">r and %bias represent </w:t>
      </w:r>
      <w:ins w:id="41" w:author="Li Zhang" w:date="2021-01-05T19:40:00Z">
        <w:r w:rsidR="008B7414">
          <w:t xml:space="preserve">the prediction accuracy and </w:t>
        </w:r>
      </w:ins>
      <w:ins w:id="42" w:author="Li Zhang" w:date="2021-01-05T19:41:00Z">
        <w:r w:rsidR="008B7414">
          <w:t>percentage of bias between observed and predicted values.</w:t>
        </w:r>
      </w:ins>
    </w:p>
    <w:p w14:paraId="0F09E0B9" w14:textId="77777777" w:rsidR="007F279C" w:rsidRDefault="007F279C" w:rsidP="007F279C">
      <w:pPr>
        <w:spacing w:after="0" w:line="480" w:lineRule="auto"/>
        <w:jc w:val="center"/>
      </w:pPr>
      <w:r>
        <w:rPr>
          <w:noProof/>
        </w:rPr>
        <w:lastRenderedPageBreak/>
        <mc:AlternateContent>
          <mc:Choice Requires="wps">
            <w:drawing>
              <wp:anchor distT="0" distB="0" distL="114300" distR="114300" simplePos="0" relativeHeight="251660288" behindDoc="0" locked="0" layoutInCell="1" allowOverlap="1" wp14:anchorId="00F5ADA0" wp14:editId="6C128B9E">
                <wp:simplePos x="0" y="0"/>
                <wp:positionH relativeFrom="margin">
                  <wp:posOffset>409575</wp:posOffset>
                </wp:positionH>
                <wp:positionV relativeFrom="paragraph">
                  <wp:posOffset>2600325</wp:posOffset>
                </wp:positionV>
                <wp:extent cx="400050" cy="552450"/>
                <wp:effectExtent l="0" t="0" r="0" b="0"/>
                <wp:wrapNone/>
                <wp:docPr id="4" name="Text Box 4"/>
                <wp:cNvGraphicFramePr/>
                <a:graphic xmlns:a="http://schemas.openxmlformats.org/drawingml/2006/main">
                  <a:graphicData uri="http://schemas.microsoft.com/office/word/2010/wordprocessingShape">
                    <wps:wsp>
                      <wps:cNvSpPr txBox="1"/>
                      <wps:spPr>
                        <a:xfrm>
                          <a:off x="0" y="0"/>
                          <a:ext cx="400050" cy="552450"/>
                        </a:xfrm>
                        <a:prstGeom prst="rect">
                          <a:avLst/>
                        </a:prstGeom>
                        <a:noFill/>
                        <a:ln>
                          <a:noFill/>
                        </a:ln>
                      </wps:spPr>
                      <wps:txbx>
                        <w:txbxContent>
                          <w:p w14:paraId="26A49763" w14:textId="77777777" w:rsidR="007F279C" w:rsidRPr="003713E7" w:rsidRDefault="007F279C" w:rsidP="007F279C">
                            <w:pPr>
                              <w:jc w:val="center"/>
                              <w:rPr>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13E7">
                              <w:rPr>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F5ADA0" id="_x0000_t202" coordsize="21600,21600" o:spt="202" path="m,l,21600r21600,l21600,xe">
                <v:stroke joinstyle="miter"/>
                <v:path gradientshapeok="t" o:connecttype="rect"/>
              </v:shapetype>
              <v:shape id="Text Box 4" o:spid="_x0000_s1026" type="#_x0000_t202" style="position:absolute;left:0;text-align:left;margin-left:32.25pt;margin-top:204.75pt;width:31.5pt;height:43.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" filled="f" stroked="f">
                <v:textbox>
                  <w:txbxContent>
                    <w:p w14:paraId="26A49763" w14:textId="77777777" w:rsidR="007F279C" w:rsidRPr="003713E7" w:rsidRDefault="007F279C" w:rsidP="007F279C">
                      <w:pPr>
                        <w:jc w:val="center"/>
                        <w:rPr>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13E7">
                        <w:rPr>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1E832AF5" wp14:editId="2913B014">
                <wp:simplePos x="0" y="0"/>
                <wp:positionH relativeFrom="margin">
                  <wp:posOffset>400050</wp:posOffset>
                </wp:positionH>
                <wp:positionV relativeFrom="paragraph">
                  <wp:posOffset>-143510</wp:posOffset>
                </wp:positionV>
                <wp:extent cx="428625" cy="542925"/>
                <wp:effectExtent l="0" t="0" r="0" b="9525"/>
                <wp:wrapNone/>
                <wp:docPr id="3" name="Text Box 3"/>
                <wp:cNvGraphicFramePr/>
                <a:graphic xmlns:a="http://schemas.openxmlformats.org/drawingml/2006/main">
                  <a:graphicData uri="http://schemas.microsoft.com/office/word/2010/wordprocessingShape">
                    <wps:wsp>
                      <wps:cNvSpPr txBox="1"/>
                      <wps:spPr>
                        <a:xfrm>
                          <a:off x="0" y="0"/>
                          <a:ext cx="428625" cy="542925"/>
                        </a:xfrm>
                        <a:prstGeom prst="rect">
                          <a:avLst/>
                        </a:prstGeom>
                        <a:noFill/>
                        <a:ln>
                          <a:noFill/>
                        </a:ln>
                      </wps:spPr>
                      <wps:txbx>
                        <w:txbxContent>
                          <w:p w14:paraId="0F6EE61D" w14:textId="77777777" w:rsidR="007F279C" w:rsidRPr="003713E7" w:rsidRDefault="007F279C" w:rsidP="007F279C">
                            <w:pPr>
                              <w:jc w:val="center"/>
                              <w:rPr>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13E7">
                              <w:rPr>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832AF5" id="Text Box 3" o:spid="_x0000_s1027" type="#_x0000_t202" style="position:absolute;left:0;text-align:left;margin-left:31.5pt;margin-top:-11.3pt;width:33.75pt;height:42.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" filled="f" stroked="f">
                <v:textbox>
                  <w:txbxContent>
                    <w:p w14:paraId="0F6EE61D" w14:textId="77777777" w:rsidR="007F279C" w:rsidRPr="003713E7" w:rsidRDefault="007F279C" w:rsidP="007F279C">
                      <w:pPr>
                        <w:jc w:val="center"/>
                        <w:rPr>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13E7">
                        <w:rPr>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w10:wrap anchorx="margin"/>
              </v:shape>
            </w:pict>
          </mc:Fallback>
        </mc:AlternateContent>
      </w:r>
      <w:r>
        <w:rPr>
          <w:noProof/>
        </w:rPr>
        <w:drawing>
          <wp:inline distT="0" distB="0" distL="0" distR="0" wp14:anchorId="7356B625" wp14:editId="6096A333">
            <wp:extent cx="5033593" cy="76093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teMap_Xiaoyu_1.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034717" cy="7611097"/>
                    </a:xfrm>
                    <a:prstGeom prst="rect">
                      <a:avLst/>
                    </a:prstGeom>
                  </pic:spPr>
                </pic:pic>
              </a:graphicData>
            </a:graphic>
          </wp:inline>
        </w:drawing>
      </w:r>
    </w:p>
    <w:p w14:paraId="08FED6A7" w14:textId="77777777" w:rsidR="007F279C" w:rsidRDefault="007F279C" w:rsidP="007F279C">
      <w:pPr>
        <w:spacing w:after="0" w:line="480" w:lineRule="auto"/>
      </w:pPr>
      <w:r>
        <w:t>Figure 1</w:t>
      </w:r>
    </w:p>
    <w:p w14:paraId="337D760C" w14:textId="77777777" w:rsidR="007F279C" w:rsidRDefault="007F279C" w:rsidP="007F279C">
      <w:pPr>
        <w:spacing w:after="0" w:line="480" w:lineRule="auto"/>
      </w:pPr>
    </w:p>
    <w:p w14:paraId="6F2678BB" w14:textId="77777777" w:rsidR="007F279C" w:rsidRDefault="007F279C" w:rsidP="007F279C">
      <w:pPr>
        <w:spacing w:after="0" w:line="480" w:lineRule="auto"/>
      </w:pPr>
      <w:r>
        <w:rPr>
          <w:noProof/>
        </w:rPr>
        <w:drawing>
          <wp:inline distT="0" distB="0" distL="0" distR="0" wp14:anchorId="0DFFBBD0" wp14:editId="26D4DDB3">
            <wp:extent cx="5943600" cy="33502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50260"/>
                    </a:xfrm>
                    <a:prstGeom prst="rect">
                      <a:avLst/>
                    </a:prstGeom>
                  </pic:spPr>
                </pic:pic>
              </a:graphicData>
            </a:graphic>
          </wp:inline>
        </w:drawing>
      </w:r>
    </w:p>
    <w:p w14:paraId="31F29DFD" w14:textId="77777777" w:rsidR="007F279C" w:rsidRDefault="007F279C" w:rsidP="007F279C">
      <w:pPr>
        <w:spacing w:after="0" w:line="480" w:lineRule="auto"/>
      </w:pPr>
      <w:r>
        <w:t>Figure 2</w:t>
      </w:r>
    </w:p>
    <w:p w14:paraId="43A3B6B8" w14:textId="77777777" w:rsidR="007F279C" w:rsidRDefault="007F279C" w:rsidP="007F279C">
      <w:pPr>
        <w:spacing w:after="0" w:line="480" w:lineRule="auto"/>
      </w:pPr>
    </w:p>
    <w:p w14:paraId="7AA59971" w14:textId="77777777" w:rsidR="007F279C" w:rsidRDefault="007F279C" w:rsidP="007F279C">
      <w:pPr>
        <w:spacing w:after="0" w:line="480" w:lineRule="auto"/>
        <w:jc w:val="center"/>
      </w:pPr>
      <w:r>
        <w:rPr>
          <w:noProof/>
        </w:rPr>
        <w:lastRenderedPageBreak/>
        <w:drawing>
          <wp:inline distT="0" distB="0" distL="0" distR="0" wp14:anchorId="4F49EC46" wp14:editId="61FA27DF">
            <wp:extent cx="5943600" cy="6734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6734175"/>
                    </a:xfrm>
                    <a:prstGeom prst="rect">
                      <a:avLst/>
                    </a:prstGeom>
                  </pic:spPr>
                </pic:pic>
              </a:graphicData>
            </a:graphic>
          </wp:inline>
        </w:drawing>
      </w:r>
    </w:p>
    <w:p w14:paraId="3DFC73C5" w14:textId="77777777" w:rsidR="007F279C" w:rsidRDefault="007F279C" w:rsidP="007F279C">
      <w:pPr>
        <w:spacing w:after="0" w:line="480" w:lineRule="auto"/>
        <w:sectPr w:rsidR="007F279C">
          <w:pgSz w:w="12240" w:h="15840"/>
          <w:pgMar w:top="1440" w:right="1440" w:bottom="1440" w:left="1440" w:header="720" w:footer="720" w:gutter="0"/>
          <w:cols w:space="720"/>
          <w:docGrid w:linePitch="360"/>
        </w:sectPr>
      </w:pPr>
      <w:r>
        <w:t>Figure 3</w:t>
      </w:r>
    </w:p>
    <w:p w14:paraId="18F21FD0" w14:textId="77777777" w:rsidR="007F279C" w:rsidRDefault="007F279C" w:rsidP="007F279C">
      <w:pPr>
        <w:spacing w:after="0" w:line="480" w:lineRule="auto"/>
      </w:pPr>
    </w:p>
    <w:p w14:paraId="1BBB40D6" w14:textId="77777777" w:rsidR="007F279C" w:rsidRDefault="007F279C" w:rsidP="007F279C">
      <w:pPr>
        <w:spacing w:after="0" w:line="480" w:lineRule="auto"/>
        <w:jc w:val="center"/>
      </w:pPr>
      <w:r>
        <w:rPr>
          <w:noProof/>
        </w:rPr>
        <w:drawing>
          <wp:inline distT="0" distB="0" distL="0" distR="0" wp14:anchorId="54D88C2C" wp14:editId="12865EFC">
            <wp:extent cx="7345680" cy="5208683"/>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377995" cy="5231597"/>
                    </a:xfrm>
                    <a:prstGeom prst="rect">
                      <a:avLst/>
                    </a:prstGeom>
                  </pic:spPr>
                </pic:pic>
              </a:graphicData>
            </a:graphic>
          </wp:inline>
        </w:drawing>
      </w:r>
    </w:p>
    <w:p w14:paraId="79B31626" w14:textId="77777777" w:rsidR="007F279C" w:rsidRDefault="007F279C" w:rsidP="007F279C">
      <w:pPr>
        <w:spacing w:after="0" w:line="480" w:lineRule="auto"/>
        <w:sectPr w:rsidR="007F279C" w:rsidSect="00980B40">
          <w:pgSz w:w="15840" w:h="12240" w:orient="landscape"/>
          <w:pgMar w:top="1440" w:right="1440" w:bottom="1440" w:left="1440" w:header="720" w:footer="720" w:gutter="0"/>
          <w:cols w:space="720"/>
          <w:docGrid w:linePitch="360"/>
        </w:sectPr>
      </w:pPr>
      <w:r>
        <w:t>Figure 4</w:t>
      </w:r>
    </w:p>
    <w:p w14:paraId="6665A9C9" w14:textId="77777777" w:rsidR="007F279C" w:rsidRDefault="007F279C" w:rsidP="007F279C">
      <w:pPr>
        <w:spacing w:after="0" w:line="480" w:lineRule="auto"/>
        <w:jc w:val="center"/>
      </w:pPr>
      <w:r>
        <w:rPr>
          <w:noProof/>
        </w:rPr>
        <w:lastRenderedPageBreak/>
        <w:drawing>
          <wp:inline distT="0" distB="0" distL="0" distR="0" wp14:anchorId="47F6ABB5" wp14:editId="5D262781">
            <wp:extent cx="4943475" cy="7857179"/>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QTL Effect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43475" cy="7857179"/>
                    </a:xfrm>
                    <a:prstGeom prst="rect">
                      <a:avLst/>
                    </a:prstGeom>
                  </pic:spPr>
                </pic:pic>
              </a:graphicData>
            </a:graphic>
          </wp:inline>
        </w:drawing>
      </w:r>
    </w:p>
    <w:p w14:paraId="652F7921" w14:textId="77777777" w:rsidR="007F279C" w:rsidRDefault="007F279C" w:rsidP="007F279C">
      <w:pPr>
        <w:spacing w:after="0" w:line="480" w:lineRule="auto"/>
      </w:pPr>
      <w:r>
        <w:t>Figure 5</w:t>
      </w:r>
    </w:p>
    <w:p w14:paraId="6946E384" w14:textId="3C9CBA2C" w:rsidR="007F279C" w:rsidRDefault="007F279C" w:rsidP="007F279C">
      <w:pPr>
        <w:spacing w:after="0" w:line="480" w:lineRule="auto"/>
      </w:pPr>
      <w:del w:id="43" w:author="Li Zhang" w:date="2021-01-05T19:42:00Z">
        <w:r w:rsidDel="008B7414">
          <w:rPr>
            <w:noProof/>
          </w:rPr>
          <w:lastRenderedPageBreak/>
          <w:drawing>
            <wp:inline distT="0" distB="0" distL="0" distR="0" wp14:anchorId="1BC65728" wp14:editId="194E7F18">
              <wp:extent cx="5943600" cy="2790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 Modelin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790825"/>
                      </a:xfrm>
                      <a:prstGeom prst="rect">
                        <a:avLst/>
                      </a:prstGeom>
                    </pic:spPr>
                  </pic:pic>
                </a:graphicData>
              </a:graphic>
            </wp:inline>
          </w:drawing>
        </w:r>
      </w:del>
      <w:ins w:id="44" w:author="Li Zhang" w:date="2021-01-20T11:46:00Z">
        <w:r w:rsidR="00056C5C">
          <w:rPr>
            <w:noProof/>
          </w:rPr>
          <w:drawing>
            <wp:inline distT="0" distB="0" distL="0" distR="0" wp14:anchorId="639F0997" wp14:editId="19F11A60">
              <wp:extent cx="5943600" cy="29133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MTME Model Fitting &amp; Evaluation for Panicle_4way.tif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13380"/>
                      </a:xfrm>
                      <a:prstGeom prst="rect">
                        <a:avLst/>
                      </a:prstGeom>
                    </pic:spPr>
                  </pic:pic>
                </a:graphicData>
              </a:graphic>
            </wp:inline>
          </w:drawing>
        </w:r>
      </w:ins>
    </w:p>
    <w:p w14:paraId="5F933ACF" w14:textId="77777777" w:rsidR="007F279C" w:rsidRDefault="007F279C" w:rsidP="007F279C">
      <w:pPr>
        <w:spacing w:after="0" w:line="480" w:lineRule="auto"/>
      </w:pPr>
      <w:r>
        <w:t>Figure 6</w:t>
      </w:r>
    </w:p>
    <w:p w14:paraId="2E43FAB5" w14:textId="3F52A3BF" w:rsidR="007F279C" w:rsidRDefault="00056C5C" w:rsidP="007F279C">
      <w:pPr>
        <w:spacing w:after="0" w:line="480" w:lineRule="auto"/>
      </w:pPr>
      <w:ins w:id="45" w:author="Li Zhang" w:date="2021-01-20T11:47:00Z">
        <w:r>
          <w:rPr>
            <w:noProof/>
          </w:rPr>
          <w:lastRenderedPageBreak/>
          <w:drawing>
            <wp:inline distT="0" distB="0" distL="0" distR="0" wp14:anchorId="60609DCB" wp14:editId="0E36EAEE">
              <wp:extent cx="5943600" cy="3714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enomicPrediction.tif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ins>
    </w:p>
    <w:p w14:paraId="702E0899" w14:textId="5E5355C2" w:rsidR="003860DF" w:rsidRDefault="00056C5C">
      <w:ins w:id="46" w:author="Li Zhang" w:date="2021-01-20T11:47:00Z">
        <w:r>
          <w:t>Figure 7</w:t>
        </w:r>
      </w:ins>
      <w:bookmarkStart w:id="47" w:name="_GoBack"/>
      <w:bookmarkEnd w:id="47"/>
    </w:p>
    <w:sectPr w:rsidR="003860DF" w:rsidSect="00980B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i Zhang">
    <w15:presenceInfo w15:providerId="None" w15:userId="Li Zha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0C2"/>
    <w:rsid w:val="00004D30"/>
    <w:rsid w:val="00056C5C"/>
    <w:rsid w:val="000C50C2"/>
    <w:rsid w:val="003860DF"/>
    <w:rsid w:val="005D110A"/>
    <w:rsid w:val="007F279C"/>
    <w:rsid w:val="008B7414"/>
    <w:rsid w:val="00B14A95"/>
    <w:rsid w:val="00BB2697"/>
    <w:rsid w:val="00D87188"/>
    <w:rsid w:val="00E213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D0D1D7"/>
  <w15:chartTrackingRefBased/>
  <w15:docId w15:val="{6295F93C-D069-42BA-A463-A5E49AFE75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F279C"/>
    <w:rPr>
      <w:rFonts w:eastAsia="SimSun"/>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B269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B2697"/>
    <w:rPr>
      <w:rFonts w:ascii="Segoe UI" w:eastAsia="SimSun" w:hAnsi="Segoe UI" w:cs="Segoe UI"/>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microsoft.com/office/2011/relationships/people" Target="peop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tiff"/><Relationship Id="rId5" Type="http://schemas.openxmlformats.org/officeDocument/2006/relationships/image" Target="media/image2.png"/><Relationship Id="rId10" Type="http://schemas.openxmlformats.org/officeDocument/2006/relationships/image" Target="media/image7.tiff"/><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354</TotalTime>
  <Pages>9</Pages>
  <Words>434</Words>
  <Characters>2474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Zhang</dc:creator>
  <cp:keywords/>
  <dc:description/>
  <cp:lastModifiedBy>Li Zhang</cp:lastModifiedBy>
  <cp:revision>7</cp:revision>
  <dcterms:created xsi:type="dcterms:W3CDTF">2020-09-25T21:47:00Z</dcterms:created>
  <dcterms:modified xsi:type="dcterms:W3CDTF">2021-01-20T17:47:00Z</dcterms:modified>
</cp:coreProperties>
</file>